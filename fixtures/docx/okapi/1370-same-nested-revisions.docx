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6F7" w:rsidDel="00047071" w:rsidRDefault="003A66F7">
      <w:pPr>
        <w:rPr>
          <w:del w:id="0" w:author="User" w:date="2024-08-26T20:05:00Z"/>
          <w:lang w:val="en-US"/>
        </w:rPr>
      </w:pPr>
      <w:del w:id="1" w:author="User" w:date="2024-08-26T20:05:00Z">
        <w:r w:rsidRPr="003A66F7" w:rsidDel="00047071">
          <w:rPr>
            <w:noProof/>
            <w:lang w:eastAsia="ru-RU"/>
          </w:rPr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 wp14:anchorId="5D42324C" wp14:editId="4F90655A">
                  <wp:simplePos x="0" y="0"/>
                  <wp:positionH relativeFrom="column">
                    <wp:align>center</wp:align>
                  </wp:positionH>
                  <wp:positionV relativeFrom="paragraph">
                    <wp:posOffset>182880</wp:posOffset>
                  </wp:positionV>
                  <wp:extent cx="2360930" cy="1404620"/>
                  <wp:effectExtent l="0" t="0" r="22860" b="11430"/>
                  <wp:wrapSquare wrapText="bothSides"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60930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E6C10" w:rsidRPr="003A66F7" w:rsidRDefault="003A66F7">
                              <w:pPr>
                                <w:rPr>
                                  <w:lang w:val="en-US"/>
                                </w:rPr>
                              </w:pPr>
                              <w:del w:id="2" w:author="User" w:date="2024-08-26T20:03:00Z">
                                <w:r w:rsidDel="000E6C10">
                                  <w:rPr>
                                    <w:lang w:val="en-US"/>
                                  </w:rPr>
                                  <w:delText>A text box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5D42324C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>
                  <v:textbox style="mso-fit-shape-to-text:t">
                    <w:txbxContent>
                      <w:p w:rsidR="000E6C10" w:rsidRPr="003A66F7" w:rsidRDefault="003A66F7">
                        <w:pPr>
                          <w:rPr>
                            <w:lang w:val="en-US"/>
                          </w:rPr>
                        </w:pPr>
                        <w:del w:id="3" w:author="User" w:date="2024-08-26T20:03:00Z">
                          <w:r w:rsidDel="000E6C10">
                            <w:rPr>
                              <w:lang w:val="en-US"/>
                            </w:rPr>
                            <w:delText>A text box</w:delText>
                          </w:r>
                        </w:del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 w:rsidDel="00047071">
          <w:rPr>
            <w:lang w:val="en-US"/>
          </w:rPr>
          <w:delText>1</w:delText>
        </w:r>
        <w:r w:rsidRPr="003A66F7" w:rsidDel="00047071">
          <w:rPr>
            <w:vertAlign w:val="superscript"/>
            <w:lang w:val="en-US"/>
          </w:rPr>
          <w:delText>ST</w:delText>
        </w:r>
        <w:r w:rsidR="000C4078" w:rsidDel="00047071">
          <w:rPr>
            <w:lang w:val="en-US"/>
          </w:rPr>
          <w:delText xml:space="preserve"> paragrap</w:delText>
        </w:r>
        <w:r w:rsidDel="00047071">
          <w:rPr>
            <w:lang w:val="en-US"/>
          </w:rPr>
          <w:delText>h.</w:delText>
        </w:r>
      </w:del>
    </w:p>
    <w:p w:rsidR="003A66F7" w:rsidRPr="003A66F7" w:rsidRDefault="003A66F7">
      <w:pPr>
        <w:rPr>
          <w:lang w:val="en-US"/>
        </w:rPr>
      </w:pPr>
      <w:bookmarkStart w:id="4" w:name="_GoBack"/>
      <w:bookmarkEnd w:id="4"/>
      <w:r>
        <w:rPr>
          <w:lang w:val="en-US"/>
        </w:rPr>
        <w:t>2</w:t>
      </w:r>
      <w:r w:rsidRPr="003A66F7">
        <w:rPr>
          <w:vertAlign w:val="superscript"/>
          <w:lang w:val="en-US"/>
        </w:rPr>
        <w:t>nd</w:t>
      </w:r>
      <w:r>
        <w:rPr>
          <w:lang w:val="en-US"/>
        </w:rPr>
        <w:t xml:space="preserve"> </w:t>
      </w:r>
      <w:r w:rsidR="000C4078">
        <w:rPr>
          <w:lang w:val="en-US"/>
        </w:rPr>
        <w:t>paragraph.</w:t>
      </w:r>
    </w:p>
    <w:sectPr w:rsidR="003A66F7" w:rsidRPr="003A6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6F7"/>
    <w:rsid w:val="00047071"/>
    <w:rsid w:val="000C4078"/>
    <w:rsid w:val="000E6C10"/>
    <w:rsid w:val="003A5E19"/>
    <w:rsid w:val="003A66F7"/>
    <w:rsid w:val="00501AE5"/>
    <w:rsid w:val="00C2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D92437-D5AC-47D0-AC3A-9C53B4EA1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2024-08-26T16:44:00Z</dcterms:created>
  <dcterms:modified xsi:type="dcterms:W3CDTF">2024-08-26T17:05:00Z</dcterms:modified>
</cp:coreProperties>
</file>